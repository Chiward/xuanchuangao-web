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D55DE8">
      <w:pPr>
        <w:spacing w:line="300" w:lineRule="auto"/>
        <w:jc w:val="center"/>
        <w:rPr>
          <w:rFonts w:ascii="方正小标宋简体" w:hAnsi="仿宋" w:eastAsia="方正小标宋简体" w:cs="仿宋"/>
          <w:color w:val="FF0000"/>
          <w:sz w:val="44"/>
          <w:szCs w:val="44"/>
        </w:rPr>
      </w:pPr>
      <w:bookmarkStart w:id="1" w:name="_GoBack"/>
      <w:bookmarkEnd w:id="1"/>
      <w:r>
        <w:rPr>
          <w:rFonts w:hint="eastAsia" w:ascii="方正小标宋简体" w:hAnsi="黑体" w:eastAsia="方正小标宋简体"/>
          <w:sz w:val="44"/>
          <w:szCs w:val="44"/>
        </w:rPr>
        <w:t>中人建设成功通过国家高新技术企业认定</w:t>
      </w:r>
    </w:p>
    <w:p w14:paraId="39807AE7">
      <w:pPr>
        <w:spacing w:line="300" w:lineRule="auto"/>
        <w:ind w:firstLine="640" w:firstLineChars="200"/>
        <w:rPr>
          <w:rFonts w:ascii="仿宋_GB2312" w:hAnsi="仿宋" w:eastAsia="仿宋_GB2312" w:cs="仿宋"/>
          <w:sz w:val="32"/>
          <w:szCs w:val="32"/>
        </w:rPr>
      </w:pPr>
      <w:del w:id="0" w:author="Administrator" w:date="2024-12-26T11:27:00Z">
        <w:r>
          <w:rPr>
            <w:rFonts w:hint="eastAsia" w:ascii="仿宋_GB2312" w:hAnsi="仿宋" w:eastAsia="仿宋_GB2312" w:cs="仿宋"/>
            <w:sz w:val="32"/>
            <w:szCs w:val="32"/>
          </w:rPr>
          <w:delText>近日，</w:delText>
        </w:r>
      </w:del>
      <w:del w:id="1" w:author="Administrator" w:date="2024-12-26T11:10:00Z">
        <w:r>
          <w:rPr>
            <w:rFonts w:hint="eastAsia" w:ascii="仿宋_GB2312" w:hAnsi="仿宋" w:eastAsia="仿宋_GB2312" w:cs="仿宋"/>
            <w:sz w:val="32"/>
            <w:szCs w:val="32"/>
          </w:rPr>
          <w:delText>广东中人集团建设有限公司</w:delText>
        </w:r>
      </w:del>
      <w:ins w:id="2" w:author="Administrator" w:date="2024-12-26T11:31:00Z">
        <w:r>
          <w:rPr>
            <w:rFonts w:hint="eastAsia" w:ascii="仿宋_GB2312" w:hAnsi="仿宋" w:eastAsia="仿宋_GB2312" w:cs="仿宋"/>
            <w:sz w:val="32"/>
            <w:szCs w:val="32"/>
          </w:rPr>
          <w:t>近日，</w:t>
        </w:r>
      </w:ins>
      <w:ins w:id="3" w:author="Administrator" w:date="2024-12-26T11:10:00Z">
        <w:r>
          <w:rPr>
            <w:rFonts w:hint="eastAsia" w:ascii="仿宋_GB2312" w:hAnsi="仿宋" w:eastAsia="仿宋_GB2312" w:cs="仿宋"/>
            <w:sz w:val="32"/>
            <w:szCs w:val="32"/>
          </w:rPr>
          <w:t>中人建设</w:t>
        </w:r>
      </w:ins>
      <w:r>
        <w:rPr>
          <w:rFonts w:hint="eastAsia" w:ascii="仿宋_GB2312" w:hAnsi="仿宋" w:eastAsia="仿宋_GB2312" w:cs="仿宋"/>
          <w:sz w:val="32"/>
          <w:szCs w:val="32"/>
        </w:rPr>
        <w:t>已顺利通过国家级高新技术企业备案</w:t>
      </w:r>
      <w:del w:id="4" w:author="Administrator" w:date="2024-12-26T11:36:00Z">
        <w:r>
          <w:rPr>
            <w:rFonts w:hint="eastAsia" w:ascii="仿宋_GB2312" w:hAnsi="仿宋" w:eastAsia="仿宋_GB2312" w:cs="仿宋"/>
            <w:sz w:val="32"/>
            <w:szCs w:val="32"/>
          </w:rPr>
          <w:delText>的</w:delText>
        </w:r>
      </w:del>
      <w:r>
        <w:rPr>
          <w:rFonts w:hint="eastAsia" w:ascii="仿宋_GB2312" w:hAnsi="仿宋" w:eastAsia="仿宋_GB2312" w:cs="仿宋"/>
          <w:sz w:val="32"/>
          <w:szCs w:val="32"/>
        </w:rPr>
        <w:t>公示</w:t>
      </w:r>
      <w:ins w:id="5" w:author="Administrator" w:date="2024-12-26T11:10:00Z">
        <w:r>
          <w:rPr>
            <w:rFonts w:hint="eastAsia" w:ascii="仿宋_GB2312" w:hAnsi="仿宋" w:eastAsia="仿宋_GB2312" w:cs="仿宋"/>
            <w:sz w:val="32"/>
            <w:szCs w:val="32"/>
          </w:rPr>
          <w:t>，</w:t>
        </w:r>
      </w:ins>
      <w:ins w:id="6" w:author="Administrator" w:date="2024-12-26T11:35:00Z">
        <w:r>
          <w:rPr>
            <w:rFonts w:hint="eastAsia" w:ascii="仿宋_GB2312" w:hAnsi="仿宋" w:eastAsia="仿宋_GB2312" w:cs="仿宋"/>
            <w:sz w:val="32"/>
            <w:szCs w:val="32"/>
          </w:rPr>
          <w:t>标志着</w:t>
        </w:r>
      </w:ins>
      <w:ins w:id="7" w:author="Administrator" w:date="2024-12-26T11:36:00Z">
        <w:r>
          <w:rPr>
            <w:rFonts w:hint="eastAsia" w:ascii="仿宋_GB2312" w:hAnsi="仿宋" w:eastAsia="仿宋_GB2312" w:cs="仿宋"/>
            <w:sz w:val="32"/>
            <w:szCs w:val="32"/>
          </w:rPr>
          <w:t>公司</w:t>
        </w:r>
      </w:ins>
      <w:ins w:id="8" w:author="Administrator" w:date="2024-12-26T11:37:00Z">
        <w:r>
          <w:rPr>
            <w:rFonts w:hint="eastAsia" w:ascii="仿宋_GB2312" w:hAnsi="仿宋" w:eastAsia="仿宋_GB2312" w:cs="仿宋"/>
            <w:sz w:val="32"/>
            <w:szCs w:val="32"/>
          </w:rPr>
          <w:t>已</w:t>
        </w:r>
      </w:ins>
      <w:ins w:id="9" w:author="Administrator" w:date="2024-12-26T11:36:00Z">
        <w:r>
          <w:rPr>
            <w:rFonts w:hint="eastAsia" w:ascii="仿宋_GB2312" w:hAnsi="仿宋" w:eastAsia="仿宋_GB2312" w:cs="仿宋"/>
            <w:sz w:val="32"/>
            <w:szCs w:val="32"/>
          </w:rPr>
          <w:t>迈入国家高新技术企业行列</w:t>
        </w:r>
      </w:ins>
      <w:r>
        <w:rPr>
          <w:rFonts w:hint="eastAsia" w:ascii="仿宋_GB2312" w:hAnsi="仿宋" w:eastAsia="仿宋_GB2312" w:cs="仿宋"/>
          <w:sz w:val="32"/>
          <w:szCs w:val="32"/>
        </w:rPr>
        <w:t>。</w:t>
      </w:r>
      <w:del w:id="10" w:author="Administrator" w:date="2024-12-26T11:10:00Z">
        <w:r>
          <w:rPr>
            <w:rFonts w:hint="eastAsia" w:ascii="仿宋_GB2312" w:hAnsi="仿宋" w:eastAsia="仿宋_GB2312" w:cs="仿宋"/>
            <w:sz w:val="32"/>
            <w:szCs w:val="32"/>
          </w:rPr>
          <w:delText>这是对中人建设</w:delText>
        </w:r>
      </w:del>
      <w:del w:id="11" w:author="Administrator" w:date="2024-12-26T13:25:00Z">
        <w:r>
          <w:rPr>
            <w:rFonts w:hint="eastAsia" w:ascii="仿宋_GB2312" w:hAnsi="仿宋" w:eastAsia="仿宋_GB2312" w:cs="仿宋"/>
            <w:sz w:val="32"/>
            <w:szCs w:val="32"/>
          </w:rPr>
          <w:delText>在</w:delText>
        </w:r>
      </w:del>
      <w:ins w:id="12" w:author="Administrator" w:date="2024-12-26T15:03:00Z">
        <w:r>
          <w:rPr>
            <w:rFonts w:hint="eastAsia" w:ascii="仿宋_GB2312" w:hAnsi="仿宋" w:eastAsia="仿宋_GB2312" w:cs="仿宋"/>
            <w:sz w:val="32"/>
            <w:szCs w:val="32"/>
          </w:rPr>
          <w:t>这</w:t>
        </w:r>
      </w:ins>
      <w:ins w:id="13" w:author="Administrator" w:date="2024-12-26T13:26:00Z">
        <w:r>
          <w:rPr>
            <w:rFonts w:hint="eastAsia" w:ascii="仿宋_GB2312" w:hAnsi="仿宋" w:eastAsia="仿宋_GB2312" w:cs="仿宋"/>
            <w:sz w:val="32"/>
            <w:szCs w:val="32"/>
          </w:rPr>
          <w:t>是对中人建设</w:t>
        </w:r>
      </w:ins>
      <w:r>
        <w:rPr>
          <w:rFonts w:hint="eastAsia" w:ascii="仿宋_GB2312" w:hAnsi="仿宋" w:eastAsia="仿宋_GB2312" w:cs="仿宋"/>
          <w:sz w:val="32"/>
          <w:szCs w:val="32"/>
        </w:rPr>
        <w:t>科技创新</w:t>
      </w:r>
      <w:ins w:id="14" w:author="Administrator" w:date="2024-12-26T13:25:00Z">
        <w:r>
          <w:rPr>
            <w:rFonts w:hint="eastAsia" w:ascii="仿宋_GB2312" w:hAnsi="仿宋" w:eastAsia="仿宋_GB2312" w:cs="仿宋"/>
            <w:sz w:val="32"/>
            <w:szCs w:val="32"/>
          </w:rPr>
          <w:t>能力</w:t>
        </w:r>
      </w:ins>
      <w:r>
        <w:rPr>
          <w:rFonts w:hint="eastAsia" w:ascii="仿宋_GB2312" w:hAnsi="仿宋" w:eastAsia="仿宋_GB2312" w:cs="仿宋"/>
          <w:sz w:val="32"/>
          <w:szCs w:val="32"/>
        </w:rPr>
        <w:t>和</w:t>
      </w:r>
      <w:ins w:id="15" w:author="Administrator" w:date="2024-12-26T13:25:00Z">
        <w:r>
          <w:rPr>
            <w:rFonts w:hint="eastAsia" w:ascii="仿宋_GB2312" w:hAnsi="仿宋" w:eastAsia="仿宋_GB2312" w:cs="仿宋"/>
            <w:sz w:val="32"/>
            <w:szCs w:val="32"/>
          </w:rPr>
          <w:t>发展潜力</w:t>
        </w:r>
      </w:ins>
      <w:ins w:id="16" w:author="Administrator" w:date="2024-12-26T15:01:00Z">
        <w:r>
          <w:rPr>
            <w:rFonts w:hint="eastAsia" w:ascii="仿宋_GB2312" w:hAnsi="仿宋" w:eastAsia="仿宋_GB2312" w:cs="仿宋"/>
            <w:sz w:val="32"/>
            <w:szCs w:val="32"/>
          </w:rPr>
          <w:t>的</w:t>
        </w:r>
      </w:ins>
      <w:ins w:id="17" w:author="Administrator" w:date="2024-12-26T15:03:00Z">
        <w:r>
          <w:rPr>
            <w:rFonts w:hint="eastAsia" w:ascii="仿宋_GB2312" w:hAnsi="仿宋" w:eastAsia="仿宋_GB2312" w:cs="仿宋"/>
            <w:sz w:val="32"/>
            <w:szCs w:val="32"/>
          </w:rPr>
          <w:t>高度</w:t>
        </w:r>
      </w:ins>
      <w:ins w:id="18" w:author="Administrator" w:date="2024-12-26T15:01:00Z">
        <w:r>
          <w:rPr>
            <w:rFonts w:hint="eastAsia" w:ascii="仿宋_GB2312" w:hAnsi="仿宋" w:eastAsia="仿宋_GB2312" w:cs="仿宋"/>
            <w:sz w:val="32"/>
            <w:szCs w:val="32"/>
          </w:rPr>
          <w:t>认可</w:t>
        </w:r>
      </w:ins>
      <w:ins w:id="19" w:author="Administrator" w:date="2024-12-26T15:03:00Z">
        <w:r>
          <w:rPr>
            <w:rFonts w:hint="eastAsia" w:ascii="仿宋_GB2312" w:hAnsi="仿宋" w:eastAsia="仿宋_GB2312" w:cs="仿宋"/>
            <w:sz w:val="32"/>
            <w:szCs w:val="32"/>
          </w:rPr>
          <w:t>，</w:t>
        </w:r>
      </w:ins>
      <w:del w:id="20" w:author="Administrator" w:date="2024-12-26T13:25:00Z">
        <w:r>
          <w:rPr>
            <w:rFonts w:hint="eastAsia" w:ascii="仿宋_GB2312" w:hAnsi="仿宋" w:eastAsia="仿宋_GB2312" w:cs="仿宋"/>
            <w:sz w:val="32"/>
            <w:szCs w:val="32"/>
          </w:rPr>
          <w:delText>技术研发方面</w:delText>
        </w:r>
      </w:del>
      <w:del w:id="21" w:author="Administrator" w:date="2024-12-26T13:27:00Z">
        <w:r>
          <w:rPr>
            <w:rFonts w:hint="eastAsia" w:ascii="仿宋_GB2312" w:hAnsi="仿宋" w:eastAsia="仿宋_GB2312" w:cs="仿宋"/>
            <w:sz w:val="32"/>
            <w:szCs w:val="32"/>
          </w:rPr>
          <w:delText>的</w:delText>
        </w:r>
      </w:del>
      <w:del w:id="22" w:author="Administrator" w:date="2024-12-26T15:01:00Z">
        <w:r>
          <w:rPr>
            <w:rFonts w:hint="eastAsia" w:ascii="仿宋_GB2312" w:hAnsi="仿宋" w:eastAsia="仿宋_GB2312" w:cs="仿宋"/>
            <w:sz w:val="32"/>
            <w:szCs w:val="32"/>
          </w:rPr>
          <w:delText>认可</w:delText>
        </w:r>
      </w:del>
      <w:ins w:id="23" w:author="Administrator" w:date="2024-12-26T15:04:00Z">
        <w:r>
          <w:rPr>
            <w:rFonts w:hint="eastAsia" w:ascii="仿宋_GB2312" w:hAnsi="仿宋" w:eastAsia="仿宋_GB2312" w:cs="仿宋"/>
            <w:sz w:val="32"/>
            <w:szCs w:val="32"/>
          </w:rPr>
          <w:t>将</w:t>
        </w:r>
      </w:ins>
      <w:ins w:id="24" w:author="Administrator" w:date="2024-12-26T11:39:00Z">
        <w:r>
          <w:rPr>
            <w:rFonts w:hint="eastAsia" w:ascii="仿宋_GB2312" w:hAnsi="仿宋" w:eastAsia="仿宋_GB2312" w:cs="仿宋"/>
            <w:sz w:val="32"/>
            <w:szCs w:val="32"/>
          </w:rPr>
          <w:t>为公司</w:t>
        </w:r>
      </w:ins>
      <w:ins w:id="25" w:author="Administrator" w:date="2024-12-26T11:42:00Z">
        <w:r>
          <w:rPr>
            <w:rFonts w:hint="eastAsia" w:ascii="仿宋_GB2312" w:hAnsi="仿宋" w:eastAsia="仿宋_GB2312" w:cs="仿宋"/>
            <w:sz w:val="32"/>
            <w:szCs w:val="32"/>
          </w:rPr>
          <w:t>不断</w:t>
        </w:r>
      </w:ins>
      <w:ins w:id="26" w:author="Administrator" w:date="2024-12-26T13:14:00Z">
        <w:r>
          <w:rPr>
            <w:rFonts w:hint="eastAsia" w:ascii="仿宋_GB2312" w:hAnsi="仿宋" w:eastAsia="仿宋_GB2312" w:cs="仿宋"/>
            <w:sz w:val="32"/>
            <w:szCs w:val="32"/>
          </w:rPr>
          <w:t>向新跃升、</w:t>
        </w:r>
      </w:ins>
      <w:ins w:id="27" w:author="Administrator" w:date="2024-12-26T11:42:00Z">
        <w:r>
          <w:rPr>
            <w:rFonts w:hint="eastAsia" w:ascii="仿宋_GB2312" w:hAnsi="仿宋" w:eastAsia="仿宋_GB2312" w:cs="仿宋"/>
            <w:sz w:val="32"/>
            <w:szCs w:val="32"/>
          </w:rPr>
          <w:t>攀高奋进</w:t>
        </w:r>
      </w:ins>
      <w:ins w:id="28" w:author="Administrator" w:date="2024-12-26T11:39:00Z">
        <w:r>
          <w:rPr>
            <w:rFonts w:hint="eastAsia" w:ascii="仿宋_GB2312" w:hAnsi="仿宋" w:eastAsia="仿宋_GB2312" w:cs="仿宋"/>
            <w:sz w:val="32"/>
            <w:szCs w:val="32"/>
          </w:rPr>
          <w:t>提供崭新动能</w:t>
        </w:r>
      </w:ins>
      <w:r>
        <w:rPr>
          <w:rFonts w:hint="eastAsia" w:ascii="仿宋_GB2312" w:hAnsi="仿宋" w:eastAsia="仿宋_GB2312" w:cs="仿宋"/>
          <w:sz w:val="32"/>
          <w:szCs w:val="32"/>
        </w:rPr>
        <w:t>。</w:t>
      </w:r>
    </w:p>
    <w:p w14:paraId="10F7BFCB">
      <w:pPr>
        <w:spacing w:line="300" w:lineRule="auto"/>
        <w:jc w:val="center"/>
        <w:rPr>
          <w:rFonts w:ascii="仿宋_GB2312" w:hAnsi="仿宋" w:eastAsia="仿宋_GB2312" w:cs="仿宋"/>
          <w:color w:val="FF0000"/>
          <w:sz w:val="32"/>
          <w:szCs w:val="32"/>
        </w:rPr>
      </w:pPr>
      <w:r>
        <w:rPr>
          <w:rFonts w:hint="eastAsia" w:ascii="仿宋_GB2312" w:hAnsi="仿宋" w:eastAsia="仿宋_GB2312" w:cs="仿宋"/>
          <w:color w:val="FF0000"/>
          <w:sz w:val="32"/>
          <w:szCs w:val="32"/>
        </w:rPr>
        <w:drawing>
          <wp:inline distT="0" distB="0" distL="114300" distR="114300">
            <wp:extent cx="5272405" cy="2558415"/>
            <wp:effectExtent l="0" t="0" r="4445" b="13335"/>
            <wp:docPr id="1" name="图片 1" descr="配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配图"/>
                    <pic:cNvPicPr>
                      <a:picLocks noChangeAspect="1"/>
                    </pic:cNvPicPr>
                  </pic:nvPicPr>
                  <pic:blipFill>
                    <a:blip r:embed="rId4"/>
                    <a:stretch>
                      <a:fillRect/>
                    </a:stretch>
                  </pic:blipFill>
                  <pic:spPr>
                    <a:xfrm>
                      <a:off x="0" y="0"/>
                      <a:ext cx="5272405" cy="2558415"/>
                    </a:xfrm>
                    <a:prstGeom prst="rect">
                      <a:avLst/>
                    </a:prstGeom>
                  </pic:spPr>
                </pic:pic>
              </a:graphicData>
            </a:graphic>
          </wp:inline>
        </w:drawing>
      </w:r>
    </w:p>
    <w:p w14:paraId="2243A580">
      <w:pPr>
        <w:spacing w:line="300" w:lineRule="auto"/>
        <w:ind w:firstLine="640" w:firstLineChars="200"/>
        <w:rPr>
          <w:ins w:id="29" w:author="Administrator" w:date="2024-12-26T11:42:00Z"/>
          <w:rFonts w:ascii="仿宋_GB2312" w:hAnsi="仿宋" w:eastAsia="仿宋_GB2312" w:cs="仿宋"/>
          <w:sz w:val="32"/>
          <w:szCs w:val="32"/>
        </w:rPr>
      </w:pPr>
      <w:ins w:id="30" w:author="Administrator" w:date="2024-12-26T11:46:00Z">
        <w:r>
          <w:rPr>
            <w:rFonts w:hint="eastAsia" w:ascii="仿宋_GB2312" w:hAnsi="仿宋" w:eastAsia="仿宋_GB2312" w:cs="仿宋"/>
            <w:sz w:val="32"/>
            <w:szCs w:val="32"/>
          </w:rPr>
          <w:t>近年来，中人建设</w:t>
        </w:r>
      </w:ins>
      <w:ins w:id="31" w:author="Administrator" w:date="2024-12-26T11:47:00Z">
        <w:r>
          <w:rPr>
            <w:rFonts w:hint="eastAsia" w:ascii="仿宋_GB2312" w:hAnsi="仿宋" w:eastAsia="仿宋_GB2312" w:cs="仿宋"/>
            <w:sz w:val="32"/>
            <w:szCs w:val="32"/>
          </w:rPr>
          <w:t>深入践行广晟控股集团FAITH经营理念，</w:t>
        </w:r>
      </w:ins>
      <w:ins w:id="32" w:author="Administrator" w:date="2024-12-26T11:49:00Z">
        <w:r>
          <w:rPr>
            <w:rFonts w:hint="eastAsia" w:ascii="仿宋_GB2312" w:hAnsi="仿宋" w:eastAsia="仿宋_GB2312" w:cs="仿宋"/>
            <w:sz w:val="32"/>
            <w:szCs w:val="32"/>
          </w:rPr>
          <w:t>坚持创新驱动、技术自强，</w:t>
        </w:r>
      </w:ins>
      <w:ins w:id="33" w:author="Administrator" w:date="2024-12-26T12:58:00Z">
        <w:r>
          <w:rPr>
            <w:rFonts w:hint="eastAsia" w:ascii="仿宋_GB2312" w:hAnsi="仿宋" w:eastAsia="仿宋_GB2312" w:cs="仿宋"/>
            <w:sz w:val="32"/>
            <w:szCs w:val="32"/>
          </w:rPr>
          <w:t>巩固完善创新发展</w:t>
        </w:r>
      </w:ins>
      <w:ins w:id="34" w:author="Administrator" w:date="2024-12-26T12:59:00Z">
        <w:r>
          <w:rPr>
            <w:rFonts w:hint="eastAsia" w:ascii="仿宋_GB2312" w:hAnsi="仿宋" w:eastAsia="仿宋_GB2312" w:cs="仿宋"/>
            <w:sz w:val="32"/>
            <w:szCs w:val="32"/>
          </w:rPr>
          <w:t>闭环工作机制，</w:t>
        </w:r>
      </w:ins>
      <w:ins w:id="35" w:author="Administrator" w:date="2024-12-26T11:50:00Z">
        <w:r>
          <w:rPr>
            <w:rFonts w:hint="eastAsia" w:ascii="仿宋_GB2312" w:hAnsi="仿宋" w:eastAsia="仿宋_GB2312" w:cs="仿宋"/>
            <w:sz w:val="32"/>
            <w:szCs w:val="32"/>
          </w:rPr>
          <w:t>积极向科技型企业转型升级</w:t>
        </w:r>
      </w:ins>
      <w:ins w:id="36" w:author="Administrator" w:date="2024-12-26T13:20:00Z">
        <w:r>
          <w:rPr>
            <w:rFonts w:hint="eastAsia" w:ascii="仿宋_GB2312" w:hAnsi="仿宋" w:eastAsia="仿宋_GB2312" w:cs="仿宋"/>
            <w:sz w:val="32"/>
            <w:szCs w:val="32"/>
          </w:rPr>
          <w:t>。</w:t>
        </w:r>
      </w:ins>
      <w:ins w:id="37" w:author="Administrator" w:date="2024-12-26T13:21:00Z">
        <w:bookmarkStart w:id="0" w:name="OLE_LINK1"/>
        <w:r>
          <w:rPr>
            <w:rFonts w:hint="eastAsia" w:ascii="仿宋_GB2312" w:hAnsi="仿宋" w:eastAsia="仿宋_GB2312" w:cs="仿宋"/>
            <w:sz w:val="32"/>
            <w:szCs w:val="32"/>
          </w:rPr>
          <w:t>公司</w:t>
        </w:r>
      </w:ins>
      <w:ins w:id="38" w:author="Administrator" w:date="2024-12-26T12:56:00Z">
        <w:r>
          <w:rPr>
            <w:rFonts w:hint="eastAsia" w:ascii="仿宋_GB2312" w:hAnsi="仿宋" w:eastAsia="仿宋_GB2312" w:cs="仿宋"/>
            <w:sz w:val="32"/>
            <w:szCs w:val="32"/>
          </w:rPr>
          <w:t>今年新</w:t>
        </w:r>
      </w:ins>
      <w:ins w:id="39" w:author="Administrator" w:date="2024-12-26T12:57:00Z">
        <w:r>
          <w:rPr>
            <w:rFonts w:hint="eastAsia" w:ascii="仿宋_GB2312" w:hAnsi="仿宋" w:eastAsia="仿宋_GB2312" w:cs="仿宋"/>
            <w:sz w:val="32"/>
            <w:szCs w:val="32"/>
          </w:rPr>
          <w:t>获1</w:t>
        </w:r>
      </w:ins>
      <w:ins w:id="40" w:author="Administrator" w:date="2024-12-26T12:56:00Z">
        <w:r>
          <w:rPr>
            <w:rFonts w:hint="eastAsia" w:ascii="仿宋_GB2312" w:hAnsi="仿宋" w:eastAsia="仿宋_GB2312" w:cs="仿宋"/>
            <w:sz w:val="32"/>
            <w:szCs w:val="32"/>
          </w:rPr>
          <w:t>项发明专利</w:t>
        </w:r>
      </w:ins>
      <w:ins w:id="41" w:author="Administrator" w:date="2024-12-26T12:57:00Z">
        <w:r>
          <w:rPr>
            <w:rFonts w:hint="eastAsia" w:ascii="仿宋_GB2312" w:hAnsi="仿宋" w:eastAsia="仿宋_GB2312" w:cs="仿宋"/>
            <w:sz w:val="32"/>
            <w:szCs w:val="32"/>
          </w:rPr>
          <w:t>、3</w:t>
        </w:r>
      </w:ins>
      <w:ins w:id="42" w:author="Administrator" w:date="2024-12-26T12:56:00Z">
        <w:r>
          <w:rPr>
            <w:rFonts w:hint="eastAsia" w:ascii="仿宋_GB2312" w:hAnsi="仿宋" w:eastAsia="仿宋_GB2312" w:cs="仿宋"/>
            <w:sz w:val="32"/>
            <w:szCs w:val="32"/>
          </w:rPr>
          <w:t>项实用新型专利</w:t>
        </w:r>
      </w:ins>
      <w:ins w:id="43" w:author="Administrator" w:date="2024-12-26T12:57:00Z">
        <w:r>
          <w:rPr>
            <w:rFonts w:hint="eastAsia" w:ascii="仿宋_GB2312" w:hAnsi="仿宋" w:eastAsia="仿宋_GB2312" w:cs="仿宋"/>
            <w:sz w:val="32"/>
            <w:szCs w:val="32"/>
          </w:rPr>
          <w:t>和1项计算机软件著作权</w:t>
        </w:r>
        <w:bookmarkEnd w:id="0"/>
      </w:ins>
      <w:ins w:id="44" w:author="Administrator" w:date="2024-12-26T12:56:00Z">
        <w:r>
          <w:rPr>
            <w:rFonts w:hint="eastAsia" w:ascii="仿宋_GB2312" w:hAnsi="仿宋" w:eastAsia="仿宋_GB2312" w:cs="仿宋"/>
            <w:sz w:val="32"/>
            <w:szCs w:val="32"/>
          </w:rPr>
          <w:t>，</w:t>
        </w:r>
      </w:ins>
      <w:ins w:id="45" w:author="Administrator" w:date="2024-12-26T13:21:00Z">
        <w:r>
          <w:rPr>
            <w:rFonts w:hint="eastAsia" w:ascii="仿宋_GB2312" w:hAnsi="仿宋" w:eastAsia="仿宋_GB2312" w:cs="仿宋"/>
            <w:sz w:val="32"/>
            <w:szCs w:val="32"/>
          </w:rPr>
          <w:t>技术的</w:t>
        </w:r>
      </w:ins>
      <w:ins w:id="46" w:author="Administrator" w:date="2024-12-26T13:16:00Z">
        <w:r>
          <w:rPr>
            <w:rFonts w:hint="eastAsia" w:ascii="仿宋_GB2312" w:hAnsi="仿宋" w:eastAsia="仿宋_GB2312" w:cs="仿宋"/>
            <w:sz w:val="32"/>
            <w:szCs w:val="32"/>
          </w:rPr>
          <w:t>创新</w:t>
        </w:r>
      </w:ins>
      <w:ins w:id="47" w:author="Administrator" w:date="2024-12-26T13:21:00Z">
        <w:r>
          <w:rPr>
            <w:rFonts w:hint="eastAsia" w:ascii="仿宋_GB2312" w:hAnsi="仿宋" w:eastAsia="仿宋_GB2312" w:cs="仿宋"/>
            <w:sz w:val="32"/>
            <w:szCs w:val="32"/>
          </w:rPr>
          <w:t>发展</w:t>
        </w:r>
      </w:ins>
      <w:ins w:id="48" w:author="Administrator" w:date="2024-12-26T13:16:00Z">
        <w:r>
          <w:rPr>
            <w:rFonts w:hint="eastAsia" w:ascii="仿宋_GB2312" w:hAnsi="仿宋" w:eastAsia="仿宋_GB2312" w:cs="仿宋"/>
            <w:sz w:val="32"/>
            <w:szCs w:val="32"/>
          </w:rPr>
          <w:t>为公司</w:t>
        </w:r>
      </w:ins>
      <w:ins w:id="49" w:author="Administrator" w:date="2024-12-26T13:17:00Z">
        <w:r>
          <w:rPr>
            <w:rFonts w:hint="eastAsia" w:ascii="仿宋_GB2312" w:hAnsi="仿宋" w:eastAsia="仿宋_GB2312" w:cs="仿宋"/>
            <w:sz w:val="32"/>
            <w:szCs w:val="32"/>
          </w:rPr>
          <w:t>谋求业务增长</w:t>
        </w:r>
      </w:ins>
      <w:ins w:id="50" w:author="Administrator" w:date="2024-12-26T13:16:00Z">
        <w:r>
          <w:rPr>
            <w:rFonts w:hint="eastAsia" w:ascii="仿宋_GB2312" w:hAnsi="仿宋" w:eastAsia="仿宋_GB2312" w:cs="仿宋"/>
            <w:sz w:val="32"/>
            <w:szCs w:val="32"/>
          </w:rPr>
          <w:t>提供了</w:t>
        </w:r>
      </w:ins>
      <w:ins w:id="51" w:author="Administrator" w:date="2024-12-26T13:17:00Z">
        <w:r>
          <w:rPr>
            <w:rFonts w:hint="eastAsia" w:ascii="仿宋_GB2312" w:hAnsi="仿宋" w:eastAsia="仿宋_GB2312" w:cs="仿宋"/>
            <w:sz w:val="32"/>
            <w:szCs w:val="32"/>
          </w:rPr>
          <w:t>强大</w:t>
        </w:r>
      </w:ins>
      <w:ins w:id="52" w:author="Administrator" w:date="2024-12-26T13:16:00Z">
        <w:r>
          <w:rPr>
            <w:rFonts w:hint="eastAsia" w:ascii="仿宋_GB2312" w:hAnsi="仿宋" w:eastAsia="仿宋_GB2312" w:cs="仿宋"/>
            <w:sz w:val="32"/>
            <w:szCs w:val="32"/>
          </w:rPr>
          <w:t>的底气，也</w:t>
        </w:r>
      </w:ins>
      <w:ins w:id="53" w:author="Administrator" w:date="2024-12-26T12:46:00Z">
        <w:r>
          <w:rPr>
            <w:rFonts w:hint="eastAsia" w:ascii="仿宋_GB2312" w:hAnsi="仿宋" w:eastAsia="仿宋_GB2312" w:cs="仿宋"/>
            <w:sz w:val="32"/>
            <w:szCs w:val="32"/>
          </w:rPr>
          <w:t>为申报高新技术企业打下了坚实的基础</w:t>
        </w:r>
      </w:ins>
      <w:ins w:id="54" w:author="Administrator" w:date="2024-12-26T12:45:00Z">
        <w:r>
          <w:rPr>
            <w:rFonts w:hint="eastAsia" w:ascii="仿宋_GB2312" w:hAnsi="仿宋" w:eastAsia="仿宋_GB2312" w:cs="仿宋"/>
            <w:sz w:val="32"/>
            <w:szCs w:val="32"/>
          </w:rPr>
          <w:t>。</w:t>
        </w:r>
      </w:ins>
      <w:ins w:id="55" w:author="Administrator" w:date="2024-12-26T12:47:00Z">
        <w:r>
          <w:rPr>
            <w:rFonts w:hint="eastAsia" w:ascii="仿宋_GB2312" w:hAnsi="仿宋" w:eastAsia="仿宋_GB2312" w:cs="仿宋"/>
            <w:sz w:val="32"/>
            <w:szCs w:val="32"/>
          </w:rPr>
          <w:t>公司</w:t>
        </w:r>
      </w:ins>
      <w:ins w:id="56" w:author="Administrator" w:date="2024-12-26T12:59:00Z">
        <w:r>
          <w:rPr>
            <w:rFonts w:hint="eastAsia" w:ascii="仿宋_GB2312" w:hAnsi="仿宋" w:eastAsia="仿宋_GB2312" w:cs="仿宋"/>
            <w:sz w:val="32"/>
            <w:szCs w:val="32"/>
          </w:rPr>
          <w:t>把</w:t>
        </w:r>
      </w:ins>
      <w:ins w:id="57" w:author="Administrator" w:date="2024-12-26T12:43:00Z">
        <w:r>
          <w:rPr>
            <w:rFonts w:hint="eastAsia" w:ascii="仿宋_GB2312" w:hAnsi="仿宋" w:eastAsia="仿宋_GB2312" w:cs="仿宋"/>
            <w:sz w:val="32"/>
            <w:szCs w:val="32"/>
          </w:rPr>
          <w:t>完成“高新技术企业”的培育工作</w:t>
        </w:r>
      </w:ins>
      <w:ins w:id="58" w:author="Administrator" w:date="2024-12-26T12:45:00Z">
        <w:r>
          <w:rPr>
            <w:rFonts w:hint="eastAsia" w:ascii="仿宋_GB2312" w:hAnsi="仿宋" w:eastAsia="仿宋_GB2312" w:cs="仿宋"/>
            <w:sz w:val="32"/>
            <w:szCs w:val="32"/>
          </w:rPr>
          <w:t>列入</w:t>
        </w:r>
      </w:ins>
      <w:ins w:id="59" w:author="Administrator" w:date="2024-12-26T13:22:00Z">
        <w:r>
          <w:rPr>
            <w:rFonts w:hint="eastAsia" w:ascii="仿宋_GB2312" w:hAnsi="仿宋" w:eastAsia="仿宋_GB2312" w:cs="仿宋"/>
            <w:sz w:val="32"/>
            <w:szCs w:val="32"/>
          </w:rPr>
          <w:t>了</w:t>
        </w:r>
      </w:ins>
      <w:ins w:id="60" w:author="Administrator" w:date="2024-12-26T12:43:00Z">
        <w:r>
          <w:rPr>
            <w:rFonts w:ascii="仿宋_GB2312" w:hAnsi="仿宋" w:eastAsia="仿宋_GB2312" w:cs="仿宋"/>
            <w:sz w:val="32"/>
            <w:szCs w:val="32"/>
          </w:rPr>
          <w:t>2024年度生产经营提质增效“攀高计划”重点任务</w:t>
        </w:r>
      </w:ins>
      <w:ins w:id="61" w:author="Administrator" w:date="2024-12-26T12:47:00Z">
        <w:r>
          <w:rPr>
            <w:rFonts w:hint="eastAsia" w:ascii="仿宋_GB2312" w:hAnsi="仿宋" w:eastAsia="仿宋_GB2312" w:cs="仿宋"/>
            <w:sz w:val="32"/>
            <w:szCs w:val="32"/>
          </w:rPr>
          <w:t>，</w:t>
        </w:r>
      </w:ins>
      <w:ins w:id="62" w:author="Administrator" w:date="2024-12-26T12:51:00Z">
        <w:r>
          <w:rPr>
            <w:rFonts w:hint="eastAsia" w:ascii="仿宋_GB2312" w:hAnsi="仿宋" w:eastAsia="仿宋_GB2312" w:cs="仿宋"/>
            <w:sz w:val="32"/>
            <w:szCs w:val="32"/>
          </w:rPr>
          <w:t>在推进</w:t>
        </w:r>
      </w:ins>
      <w:ins w:id="63" w:author="Administrator" w:date="2024-12-26T12:50:00Z">
        <w:r>
          <w:rPr>
            <w:rFonts w:hint="eastAsia" w:ascii="仿宋_GB2312" w:hAnsi="仿宋" w:eastAsia="仿宋_GB2312" w:cs="仿宋"/>
            <w:sz w:val="32"/>
            <w:szCs w:val="32"/>
          </w:rPr>
          <w:t>过程中</w:t>
        </w:r>
      </w:ins>
      <w:ins w:id="64" w:author="Administrator" w:date="2024-12-26T11:52:00Z">
        <w:r>
          <w:rPr>
            <w:rFonts w:hint="eastAsia" w:ascii="仿宋_GB2312" w:hAnsi="仿宋" w:eastAsia="仿宋_GB2312" w:cs="仿宋"/>
            <w:sz w:val="32"/>
            <w:szCs w:val="32"/>
          </w:rPr>
          <w:t>准确掌握申报途径和条件，</w:t>
        </w:r>
      </w:ins>
      <w:ins w:id="65" w:author="Administrator" w:date="2024-12-26T11:54:00Z">
        <w:r>
          <w:rPr>
            <w:rFonts w:hint="eastAsia" w:ascii="仿宋_GB2312" w:hAnsi="仿宋" w:eastAsia="仿宋_GB2312" w:cs="仿宋"/>
            <w:sz w:val="32"/>
            <w:szCs w:val="32"/>
          </w:rPr>
          <w:t>及时根据政策方向和企业实际</w:t>
        </w:r>
      </w:ins>
      <w:ins w:id="66" w:author="Administrator" w:date="2024-12-26T11:52:00Z">
        <w:r>
          <w:rPr>
            <w:rFonts w:hint="eastAsia" w:ascii="仿宋_GB2312" w:hAnsi="仿宋" w:eastAsia="仿宋_GB2312" w:cs="仿宋"/>
            <w:sz w:val="32"/>
            <w:szCs w:val="32"/>
          </w:rPr>
          <w:t>编制申报材料</w:t>
        </w:r>
      </w:ins>
      <w:ins w:id="67" w:author="Administrator" w:date="2024-12-26T11:55:00Z">
        <w:r>
          <w:rPr>
            <w:rFonts w:hint="eastAsia" w:ascii="仿宋_GB2312" w:hAnsi="仿宋" w:eastAsia="仿宋_GB2312" w:cs="仿宋"/>
            <w:sz w:val="32"/>
            <w:szCs w:val="32"/>
          </w:rPr>
          <w:t>，最终</w:t>
        </w:r>
      </w:ins>
      <w:ins w:id="68" w:author="Administrator" w:date="2024-12-26T11:56:00Z">
        <w:r>
          <w:rPr>
            <w:rFonts w:hint="eastAsia" w:ascii="仿宋_GB2312" w:hAnsi="仿宋" w:eastAsia="仿宋_GB2312" w:cs="仿宋"/>
            <w:sz w:val="32"/>
            <w:szCs w:val="32"/>
          </w:rPr>
          <w:t>交出了</w:t>
        </w:r>
      </w:ins>
      <w:ins w:id="69" w:author="Administrator" w:date="2024-12-26T13:17:00Z">
        <w:r>
          <w:rPr>
            <w:rFonts w:hint="eastAsia" w:ascii="仿宋_GB2312" w:hAnsi="仿宋" w:eastAsia="仿宋_GB2312" w:cs="仿宋"/>
            <w:sz w:val="32"/>
            <w:szCs w:val="32"/>
          </w:rPr>
          <w:t>此次</w:t>
        </w:r>
      </w:ins>
      <w:ins w:id="70" w:author="Administrator" w:date="2024-12-26T11:56:00Z">
        <w:r>
          <w:rPr>
            <w:rFonts w:hint="eastAsia" w:ascii="仿宋_GB2312" w:hAnsi="仿宋" w:eastAsia="仿宋_GB2312" w:cs="仿宋"/>
            <w:sz w:val="32"/>
            <w:szCs w:val="32"/>
          </w:rPr>
          <w:t>振奋人心</w:t>
        </w:r>
      </w:ins>
      <w:ins w:id="71" w:author="Administrator" w:date="2024-12-26T12:40:00Z">
        <w:r>
          <w:rPr>
            <w:rFonts w:hint="eastAsia" w:ascii="仿宋_GB2312" w:hAnsi="仿宋" w:eastAsia="仿宋_GB2312" w:cs="仿宋"/>
            <w:sz w:val="32"/>
            <w:szCs w:val="32"/>
          </w:rPr>
          <w:t>的</w:t>
        </w:r>
      </w:ins>
      <w:ins w:id="72" w:author="Administrator" w:date="2024-12-26T12:50:00Z">
        <w:r>
          <w:rPr>
            <w:rFonts w:hint="eastAsia" w:ascii="仿宋_GB2312" w:hAnsi="仿宋" w:eastAsia="仿宋_GB2312" w:cs="仿宋"/>
            <w:sz w:val="32"/>
            <w:szCs w:val="32"/>
          </w:rPr>
          <w:t>亮眼</w:t>
        </w:r>
      </w:ins>
      <w:ins w:id="73" w:author="Administrator" w:date="2024-12-26T12:49:00Z">
        <w:r>
          <w:rPr>
            <w:rFonts w:hint="eastAsia" w:ascii="仿宋_GB2312" w:hAnsi="仿宋" w:eastAsia="仿宋_GB2312" w:cs="仿宋"/>
            <w:sz w:val="32"/>
            <w:szCs w:val="32"/>
          </w:rPr>
          <w:t>成绩</w:t>
        </w:r>
      </w:ins>
      <w:ins w:id="74" w:author="Administrator" w:date="2024-12-26T11:52:00Z">
        <w:r>
          <w:rPr>
            <w:rFonts w:hint="eastAsia" w:ascii="仿宋_GB2312" w:hAnsi="仿宋" w:eastAsia="仿宋_GB2312" w:cs="仿宋"/>
            <w:sz w:val="32"/>
            <w:szCs w:val="32"/>
          </w:rPr>
          <w:t>。</w:t>
        </w:r>
      </w:ins>
    </w:p>
    <w:p w14:paraId="0B859A5A">
      <w:pPr>
        <w:spacing w:line="300" w:lineRule="auto"/>
        <w:ind w:firstLine="640" w:firstLineChars="200"/>
        <w:rPr>
          <w:del w:id="75" w:author="Administrator" w:date="2024-12-26T12:41:00Z"/>
          <w:rFonts w:ascii="仿宋_GB2312" w:hAnsi="仿宋" w:eastAsia="仿宋_GB2312" w:cs="仿宋"/>
          <w:sz w:val="32"/>
          <w:szCs w:val="32"/>
        </w:rPr>
      </w:pPr>
      <w:del w:id="76" w:author="Administrator" w:date="2024-12-26T12:41:00Z">
        <w:r>
          <w:rPr>
            <w:rFonts w:hint="eastAsia" w:ascii="仿宋_GB2312" w:hAnsi="仿宋" w:eastAsia="仿宋_GB2312" w:cs="仿宋"/>
            <w:sz w:val="32"/>
            <w:szCs w:val="32"/>
          </w:rPr>
          <w:delText>“国家高新技术企业”的认定标准严格，涵盖了自主知识产权、研发投入和科技成果转化等多项指标。此次成功认定，标志着中人建设在建筑施工领域的科技创新和技术研发能力达到了国家级水平，进一步提升了公司在科技领域的竞争力。</w:delText>
        </w:r>
      </w:del>
    </w:p>
    <w:p w14:paraId="33177967">
      <w:pPr>
        <w:spacing w:line="300" w:lineRule="auto"/>
        <w:ind w:firstLine="640" w:firstLineChars="200"/>
        <w:rPr>
          <w:rFonts w:hint="eastAsia" w:ascii="仿宋_GB2312" w:hAnsi="仿宋" w:eastAsia="仿宋_GB2312" w:cs="仿宋"/>
          <w:color w:val="FF0000"/>
          <w:sz w:val="32"/>
          <w:szCs w:val="32"/>
        </w:rPr>
      </w:pPr>
      <w:ins w:id="77" w:author="Administrator" w:date="2024-12-26T12:51:00Z">
        <w:r>
          <w:rPr>
            <w:rFonts w:hint="eastAsia" w:ascii="仿宋_GB2312" w:hAnsi="仿宋" w:eastAsia="仿宋_GB2312" w:cs="仿宋"/>
            <w:sz w:val="32"/>
            <w:szCs w:val="32"/>
          </w:rPr>
          <w:t>未来，</w:t>
        </w:r>
      </w:ins>
      <w:r>
        <w:rPr>
          <w:rFonts w:hint="eastAsia" w:ascii="仿宋_GB2312" w:hAnsi="仿宋" w:eastAsia="仿宋_GB2312" w:cs="仿宋"/>
          <w:sz w:val="32"/>
          <w:szCs w:val="32"/>
        </w:rPr>
        <w:t>中人建设将以此为契机，继续加大科技创新投入</w:t>
      </w:r>
      <w:ins w:id="78" w:author="Administrator" w:date="2024-12-26T12:53:00Z">
        <w:r>
          <w:rPr>
            <w:rFonts w:hint="eastAsia" w:ascii="仿宋_GB2312" w:hAnsi="仿宋" w:eastAsia="仿宋_GB2312" w:cs="仿宋"/>
            <w:sz w:val="32"/>
            <w:szCs w:val="32"/>
          </w:rPr>
          <w:t>力度</w:t>
        </w:r>
      </w:ins>
      <w:r>
        <w:rPr>
          <w:rFonts w:hint="eastAsia" w:ascii="仿宋_GB2312" w:hAnsi="仿宋" w:eastAsia="仿宋_GB2312" w:cs="仿宋"/>
          <w:sz w:val="32"/>
          <w:szCs w:val="32"/>
        </w:rPr>
        <w:t>，</w:t>
      </w:r>
      <w:ins w:id="79" w:author="Administrator" w:date="2024-12-26T12:53:00Z">
        <w:r>
          <w:rPr>
            <w:rFonts w:hint="eastAsia" w:ascii="仿宋_GB2312" w:hAnsi="仿宋" w:eastAsia="仿宋_GB2312" w:cs="仿宋"/>
            <w:sz w:val="32"/>
            <w:szCs w:val="32"/>
          </w:rPr>
          <w:t>加快</w:t>
        </w:r>
      </w:ins>
      <w:r>
        <w:rPr>
          <w:rFonts w:hint="eastAsia" w:ascii="仿宋_GB2312" w:hAnsi="仿宋" w:eastAsia="仿宋_GB2312" w:cs="仿宋"/>
          <w:sz w:val="32"/>
          <w:szCs w:val="32"/>
        </w:rPr>
        <w:t>推动专利研发</w:t>
      </w:r>
      <w:ins w:id="80" w:author="Administrator" w:date="2024-12-26T12:41:00Z">
        <w:r>
          <w:rPr>
            <w:rFonts w:hint="eastAsia" w:ascii="仿宋_GB2312" w:hAnsi="仿宋" w:eastAsia="仿宋_GB2312" w:cs="仿宋"/>
            <w:sz w:val="32"/>
            <w:szCs w:val="32"/>
          </w:rPr>
          <w:t>、</w:t>
        </w:r>
      </w:ins>
      <w:del w:id="81" w:author="Administrator" w:date="2024-12-26T12:41:00Z">
        <w:r>
          <w:rPr>
            <w:rFonts w:hint="eastAsia" w:ascii="仿宋_GB2312" w:hAnsi="仿宋" w:eastAsia="仿宋_GB2312" w:cs="仿宋"/>
            <w:sz w:val="32"/>
            <w:szCs w:val="32"/>
          </w:rPr>
          <w:delText>和</w:delText>
        </w:r>
      </w:del>
      <w:r>
        <w:rPr>
          <w:rFonts w:hint="eastAsia" w:ascii="仿宋_GB2312" w:hAnsi="仿宋" w:eastAsia="仿宋_GB2312" w:cs="仿宋"/>
          <w:sz w:val="32"/>
          <w:szCs w:val="32"/>
        </w:rPr>
        <w:t>产业升级</w:t>
      </w:r>
      <w:ins w:id="82" w:author="Administrator" w:date="2024-12-26T12:41:00Z">
        <w:r>
          <w:rPr>
            <w:rFonts w:hint="eastAsia" w:ascii="仿宋_GB2312" w:hAnsi="仿宋" w:eastAsia="仿宋_GB2312" w:cs="仿宋"/>
            <w:sz w:val="32"/>
            <w:szCs w:val="32"/>
          </w:rPr>
          <w:t>和成果转化</w:t>
        </w:r>
      </w:ins>
      <w:r>
        <w:rPr>
          <w:rFonts w:hint="eastAsia" w:ascii="仿宋_GB2312" w:hAnsi="仿宋" w:eastAsia="仿宋_GB2312" w:cs="仿宋"/>
          <w:sz w:val="32"/>
          <w:szCs w:val="32"/>
        </w:rPr>
        <w:t>，</w:t>
      </w:r>
      <w:ins w:id="83" w:author="Administrator" w:date="2024-12-26T13:11:00Z">
        <w:r>
          <w:rPr>
            <w:rFonts w:hint="eastAsia" w:ascii="仿宋_GB2312" w:hAnsi="仿宋" w:eastAsia="仿宋_GB2312" w:cs="仿宋"/>
            <w:sz w:val="32"/>
            <w:szCs w:val="32"/>
          </w:rPr>
          <w:t>加强与政府部门、行业组织、高等院校</w:t>
        </w:r>
      </w:ins>
      <w:ins w:id="84" w:author="Administrator" w:date="2024-12-26T13:12:00Z">
        <w:r>
          <w:rPr>
            <w:rFonts w:hint="eastAsia" w:ascii="仿宋_GB2312" w:hAnsi="仿宋" w:eastAsia="仿宋_GB2312" w:cs="仿宋"/>
            <w:sz w:val="32"/>
            <w:szCs w:val="32"/>
          </w:rPr>
          <w:t>等单位之间</w:t>
        </w:r>
      </w:ins>
      <w:ins w:id="85" w:author="Administrator" w:date="2024-12-26T13:11:00Z">
        <w:r>
          <w:rPr>
            <w:rFonts w:hint="eastAsia" w:ascii="仿宋_GB2312" w:hAnsi="仿宋" w:eastAsia="仿宋_GB2312" w:cs="仿宋"/>
            <w:sz w:val="32"/>
            <w:szCs w:val="32"/>
          </w:rPr>
          <w:t>的</w:t>
        </w:r>
      </w:ins>
      <w:ins w:id="86" w:author="Administrator" w:date="2024-12-26T13:18:00Z">
        <w:r>
          <w:rPr>
            <w:rFonts w:hint="eastAsia" w:ascii="仿宋_GB2312" w:hAnsi="仿宋" w:eastAsia="仿宋_GB2312" w:cs="仿宋"/>
            <w:sz w:val="32"/>
            <w:szCs w:val="32"/>
          </w:rPr>
          <w:t>协同</w:t>
        </w:r>
      </w:ins>
      <w:ins w:id="87" w:author="Administrator" w:date="2024-12-26T13:11:00Z">
        <w:r>
          <w:rPr>
            <w:rFonts w:hint="eastAsia" w:ascii="仿宋_GB2312" w:hAnsi="仿宋" w:eastAsia="仿宋_GB2312" w:cs="仿宋"/>
            <w:sz w:val="32"/>
            <w:szCs w:val="32"/>
          </w:rPr>
          <w:t>合作，</w:t>
        </w:r>
      </w:ins>
      <w:ins w:id="88" w:author="Administrator" w:date="2024-12-26T13:06:00Z">
        <w:r>
          <w:rPr>
            <w:rFonts w:hint="eastAsia" w:ascii="仿宋_GB2312" w:hAnsi="仿宋" w:eastAsia="仿宋_GB2312" w:cs="仿宋"/>
            <w:sz w:val="32"/>
            <w:szCs w:val="32"/>
          </w:rPr>
          <w:t>抓住新一轮科技革命和产业变革机遇，发展新生产要素、打造</w:t>
        </w:r>
      </w:ins>
      <w:ins w:id="89" w:author="Administrator" w:date="2024-12-26T13:07:00Z">
        <w:r>
          <w:rPr>
            <w:rFonts w:hint="eastAsia" w:ascii="仿宋_GB2312" w:hAnsi="仿宋" w:eastAsia="仿宋_GB2312" w:cs="仿宋"/>
            <w:sz w:val="32"/>
            <w:szCs w:val="32"/>
          </w:rPr>
          <w:t>新生产工具、拓展新</w:t>
        </w:r>
      </w:ins>
      <w:ins w:id="90" w:author="Administrator" w:date="2024-12-26T13:08:00Z">
        <w:r>
          <w:rPr>
            <w:rFonts w:hint="eastAsia" w:ascii="仿宋_GB2312" w:hAnsi="仿宋" w:eastAsia="仿宋_GB2312" w:cs="仿宋"/>
            <w:sz w:val="32"/>
            <w:szCs w:val="32"/>
          </w:rPr>
          <w:t>赛道业务，</w:t>
        </w:r>
      </w:ins>
      <w:ins w:id="91" w:author="Administrator" w:date="2024-12-26T13:19:00Z">
        <w:r>
          <w:rPr>
            <w:rFonts w:hint="eastAsia" w:ascii="仿宋_GB2312" w:hAnsi="仿宋" w:eastAsia="仿宋_GB2312" w:cs="仿宋"/>
            <w:sz w:val="32"/>
            <w:szCs w:val="32"/>
          </w:rPr>
          <w:t>着力</w:t>
        </w:r>
      </w:ins>
      <w:ins w:id="92" w:author="Administrator" w:date="2024-12-26T13:12:00Z">
        <w:r>
          <w:rPr>
            <w:rFonts w:hint="eastAsia" w:ascii="仿宋_GB2312" w:hAnsi="仿宋" w:eastAsia="仿宋_GB2312" w:cs="仿宋"/>
            <w:sz w:val="32"/>
            <w:szCs w:val="32"/>
          </w:rPr>
          <w:t>培育发展</w:t>
        </w:r>
      </w:ins>
      <w:ins w:id="93" w:author="Administrator" w:date="2024-12-26T13:11:00Z">
        <w:r>
          <w:rPr>
            <w:rFonts w:hint="eastAsia" w:ascii="仿宋_GB2312" w:hAnsi="仿宋" w:eastAsia="仿宋_GB2312" w:cs="仿宋"/>
            <w:sz w:val="32"/>
            <w:szCs w:val="32"/>
          </w:rPr>
          <w:t>智能建造新质生产力，</w:t>
        </w:r>
      </w:ins>
      <w:ins w:id="94" w:author="Administrator" w:date="2024-12-26T13:23:00Z">
        <w:r>
          <w:rPr>
            <w:rFonts w:hint="eastAsia" w:ascii="仿宋_GB2312" w:hAnsi="仿宋" w:eastAsia="仿宋_GB2312" w:cs="仿宋"/>
            <w:sz w:val="32"/>
            <w:szCs w:val="32"/>
          </w:rPr>
          <w:t>持续</w:t>
        </w:r>
      </w:ins>
      <w:ins w:id="95" w:author="Administrator" w:date="2024-12-26T13:08:00Z">
        <w:r>
          <w:rPr>
            <w:rFonts w:hint="eastAsia" w:ascii="仿宋_GB2312" w:hAnsi="仿宋" w:eastAsia="仿宋_GB2312" w:cs="仿宋"/>
            <w:sz w:val="32"/>
            <w:szCs w:val="32"/>
          </w:rPr>
          <w:t>用新质生产力的</w:t>
        </w:r>
      </w:ins>
      <w:ins w:id="96" w:author="Administrator" w:date="2024-12-26T13:13:00Z">
        <w:r>
          <w:rPr>
            <w:rFonts w:hint="eastAsia" w:ascii="仿宋_GB2312" w:hAnsi="仿宋" w:eastAsia="仿宋_GB2312" w:cs="仿宋"/>
            <w:sz w:val="32"/>
            <w:szCs w:val="32"/>
          </w:rPr>
          <w:t>发展壮大</w:t>
        </w:r>
      </w:ins>
      <w:ins w:id="97" w:author="Administrator" w:date="2024-12-26T13:10:00Z">
        <w:r>
          <w:rPr>
            <w:rFonts w:hint="eastAsia" w:ascii="仿宋_GB2312" w:hAnsi="仿宋" w:eastAsia="仿宋_GB2312" w:cs="仿宋"/>
            <w:sz w:val="32"/>
            <w:szCs w:val="32"/>
          </w:rPr>
          <w:t>赋能企业</w:t>
        </w:r>
      </w:ins>
      <w:ins w:id="98" w:author="Administrator" w:date="2024-12-26T13:08:00Z">
        <w:r>
          <w:rPr>
            <w:rFonts w:hint="eastAsia" w:ascii="仿宋_GB2312" w:hAnsi="仿宋" w:eastAsia="仿宋_GB2312" w:cs="仿宋"/>
            <w:sz w:val="32"/>
            <w:szCs w:val="32"/>
          </w:rPr>
          <w:t>向新跃升、攀高奋进。</w:t>
        </w:r>
      </w:ins>
      <w:del w:id="99" w:author="Administrator" w:date="2024-12-26T13:02:00Z">
        <w:r>
          <w:rPr>
            <w:rFonts w:hint="eastAsia" w:ascii="仿宋_GB2312" w:hAnsi="仿宋" w:eastAsia="仿宋_GB2312" w:cs="仿宋"/>
            <w:sz w:val="32"/>
            <w:szCs w:val="32"/>
          </w:rPr>
          <w:delText>持续提升企业核心竞争力</w:delText>
        </w:r>
      </w:del>
      <w:del w:id="100" w:author="Administrator" w:date="2024-12-26T13:10:00Z">
        <w:r>
          <w:rPr>
            <w:rFonts w:hint="eastAsia" w:ascii="仿宋_GB2312" w:hAnsi="仿宋" w:eastAsia="仿宋_GB2312" w:cs="仿宋"/>
            <w:sz w:val="32"/>
            <w:szCs w:val="32"/>
          </w:rPr>
          <w:delText>，为促进企业高质量发展提供强有力的技术保障。</w:delText>
        </w:r>
      </w:del>
      <w:del w:id="101" w:author="Administrator" w:date="2024-12-26T13:03:00Z">
        <w:r>
          <w:rPr>
            <w:rFonts w:hint="eastAsia" w:ascii="仿宋_GB2312" w:hAnsi="仿宋" w:eastAsia="仿宋_GB2312" w:cs="仿宋"/>
            <w:sz w:val="32"/>
            <w:szCs w:val="32"/>
          </w:rPr>
          <w:delText>中人建设</w:delText>
        </w:r>
      </w:del>
      <w:del w:id="102" w:author="Administrator" w:date="2024-12-26T13:13:00Z">
        <w:r>
          <w:rPr>
            <w:rFonts w:hint="eastAsia" w:ascii="仿宋_GB2312" w:hAnsi="仿宋" w:eastAsia="仿宋_GB2312" w:cs="仿宋"/>
            <w:sz w:val="32"/>
            <w:szCs w:val="32"/>
          </w:rPr>
          <w:delText>也将积极响应国家创新驱动发展战略，</w:delText>
        </w:r>
      </w:del>
      <w:del w:id="103" w:author="Administrator" w:date="2024-12-26T13:11:00Z">
        <w:r>
          <w:rPr>
            <w:rFonts w:hint="eastAsia" w:ascii="仿宋_GB2312" w:hAnsi="仿宋" w:eastAsia="仿宋_GB2312" w:cs="仿宋"/>
            <w:sz w:val="32"/>
            <w:szCs w:val="32"/>
          </w:rPr>
          <w:delText>加强与政府、行业组织、</w:delText>
        </w:r>
      </w:del>
      <w:del w:id="104" w:author="Administrator" w:date="2024-12-26T13:04:00Z">
        <w:r>
          <w:rPr>
            <w:rFonts w:hint="eastAsia" w:ascii="仿宋_GB2312" w:hAnsi="仿宋" w:eastAsia="仿宋_GB2312" w:cs="仿宋"/>
            <w:sz w:val="32"/>
            <w:szCs w:val="32"/>
          </w:rPr>
          <w:delText>高校等各方的</w:delText>
        </w:r>
      </w:del>
      <w:del w:id="105" w:author="Administrator" w:date="2024-12-26T13:11:00Z">
        <w:r>
          <w:rPr>
            <w:rFonts w:hint="eastAsia" w:ascii="仿宋_GB2312" w:hAnsi="仿宋" w:eastAsia="仿宋_GB2312" w:cs="仿宋"/>
            <w:sz w:val="32"/>
            <w:szCs w:val="32"/>
          </w:rPr>
          <w:delText>合作</w:delText>
        </w:r>
      </w:del>
      <w:del w:id="106" w:author="Administrator" w:date="2024-12-26T13:13:00Z">
        <w:r>
          <w:rPr>
            <w:rFonts w:hint="eastAsia" w:ascii="仿宋_GB2312" w:hAnsi="仿宋" w:eastAsia="仿宋_GB2312" w:cs="仿宋"/>
            <w:sz w:val="32"/>
            <w:szCs w:val="32"/>
          </w:rPr>
          <w:delText>，</w:delText>
        </w:r>
      </w:del>
      <w:del w:id="107" w:author="Administrator" w:date="2024-12-26T11:05:00Z">
        <w:r>
          <w:rPr>
            <w:rFonts w:hint="eastAsia" w:ascii="仿宋_GB2312" w:hAnsi="仿宋" w:eastAsia="仿宋_GB2312" w:cs="仿宋"/>
            <w:sz w:val="32"/>
            <w:szCs w:val="32"/>
          </w:rPr>
          <w:delText>为推动建筑业进步做出更大的贡献。</w:delText>
        </w:r>
      </w:del>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3021FDE6-CE34-4A64-9E24-B5C257E308EE}"/>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方正小标宋简体">
    <w:panose1 w:val="02000000000000000000"/>
    <w:charset w:val="86"/>
    <w:family w:val="auto"/>
    <w:pitch w:val="default"/>
    <w:sig w:usb0="00000001" w:usb1="08000000" w:usb2="00000000" w:usb3="00000000" w:csb0="00040000" w:csb1="00000000"/>
    <w:embedRegular r:id="rId2" w:fontKey="{FC806941-0138-48E7-8B9F-FDE9AB11ABAD}"/>
  </w:font>
  <w:font w:name="仿宋">
    <w:panose1 w:val="02010609060101010101"/>
    <w:charset w:val="86"/>
    <w:family w:val="modern"/>
    <w:pitch w:val="default"/>
    <w:sig w:usb0="800002BF" w:usb1="38CF7CFA" w:usb2="00000016" w:usb3="00000000" w:csb0="00040001" w:csb1="00000000"/>
    <w:embedRegular r:id="rId3" w:fontKey="{ABD8B3D2-9DF4-4BC5-9C68-8CB8A0C7C461}"/>
  </w:font>
  <w:font w:name="仿宋_GB2312">
    <w:altName w:val="仿宋"/>
    <w:panose1 w:val="02010609030101010101"/>
    <w:charset w:val="86"/>
    <w:family w:val="modern"/>
    <w:pitch w:val="default"/>
    <w:sig w:usb0="00000000" w:usb1="00000000" w:usb2="00000010" w:usb3="00000000" w:csb0="00040000" w:csb1="00000000"/>
    <w:embedRegular r:id="rId4" w:fontKey="{9F898F9A-F3FC-43DB-8101-65BEFC4425C3}"/>
  </w:font>
  <w:font w:name="微软雅黑">
    <w:panose1 w:val="020B0503020204020204"/>
    <w:charset w:val="86"/>
    <w:family w:val="auto"/>
    <w:pitch w:val="default"/>
    <w:sig w:usb0="80000287" w:usb1="2ACF3C50" w:usb2="00000016" w:usb3="00000000" w:csb0="0004001F" w:csb1="0000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Administrator">
    <w15:presenceInfo w15:providerId="None" w15:userId="Administrat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1"/>
  <w:bordersDoNotSurroundFooter w:val="1"/>
  <w:revisionView w:markup="0"/>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jNiMzFkYzgyYTQwZjc0NGY3OWJhZWE2MTFmODE0OTkifQ=="/>
  </w:docVars>
  <w:rsids>
    <w:rsidRoot w:val="0079118E"/>
    <w:rsid w:val="0000345B"/>
    <w:rsid w:val="00016281"/>
    <w:rsid w:val="00066DA8"/>
    <w:rsid w:val="00094A1E"/>
    <w:rsid w:val="00095F15"/>
    <w:rsid w:val="000B152C"/>
    <w:rsid w:val="000B1AA8"/>
    <w:rsid w:val="000E04DE"/>
    <w:rsid w:val="000E622D"/>
    <w:rsid w:val="0010678F"/>
    <w:rsid w:val="00107BE1"/>
    <w:rsid w:val="00116993"/>
    <w:rsid w:val="001226D4"/>
    <w:rsid w:val="00124B6B"/>
    <w:rsid w:val="00136C4E"/>
    <w:rsid w:val="00141EB6"/>
    <w:rsid w:val="00142AF6"/>
    <w:rsid w:val="00155AE4"/>
    <w:rsid w:val="00191890"/>
    <w:rsid w:val="00195AFB"/>
    <w:rsid w:val="001E0284"/>
    <w:rsid w:val="001E2B20"/>
    <w:rsid w:val="001F78D8"/>
    <w:rsid w:val="00243460"/>
    <w:rsid w:val="00244730"/>
    <w:rsid w:val="00246A36"/>
    <w:rsid w:val="00251A27"/>
    <w:rsid w:val="00251EF1"/>
    <w:rsid w:val="00290DCB"/>
    <w:rsid w:val="0029708B"/>
    <w:rsid w:val="002A46EA"/>
    <w:rsid w:val="002C17FF"/>
    <w:rsid w:val="002D1F56"/>
    <w:rsid w:val="002F2CC4"/>
    <w:rsid w:val="003073F9"/>
    <w:rsid w:val="00313988"/>
    <w:rsid w:val="00317DAE"/>
    <w:rsid w:val="0036485F"/>
    <w:rsid w:val="00367BCC"/>
    <w:rsid w:val="00371CF3"/>
    <w:rsid w:val="00372D04"/>
    <w:rsid w:val="00373525"/>
    <w:rsid w:val="00384C0F"/>
    <w:rsid w:val="00385E58"/>
    <w:rsid w:val="00391117"/>
    <w:rsid w:val="00392C60"/>
    <w:rsid w:val="003A13AB"/>
    <w:rsid w:val="003A4C32"/>
    <w:rsid w:val="003B5D02"/>
    <w:rsid w:val="003D75D3"/>
    <w:rsid w:val="003F55B2"/>
    <w:rsid w:val="00434B84"/>
    <w:rsid w:val="00464539"/>
    <w:rsid w:val="004704CB"/>
    <w:rsid w:val="00482C57"/>
    <w:rsid w:val="00487242"/>
    <w:rsid w:val="00492E66"/>
    <w:rsid w:val="004B2295"/>
    <w:rsid w:val="004B2B5B"/>
    <w:rsid w:val="004B4E72"/>
    <w:rsid w:val="004C2109"/>
    <w:rsid w:val="004C5715"/>
    <w:rsid w:val="00500FB4"/>
    <w:rsid w:val="00505A13"/>
    <w:rsid w:val="0050723B"/>
    <w:rsid w:val="005420D1"/>
    <w:rsid w:val="0056155B"/>
    <w:rsid w:val="00577E6F"/>
    <w:rsid w:val="00585280"/>
    <w:rsid w:val="005953D5"/>
    <w:rsid w:val="005B0802"/>
    <w:rsid w:val="00615FEE"/>
    <w:rsid w:val="00621B09"/>
    <w:rsid w:val="00643582"/>
    <w:rsid w:val="00656FD5"/>
    <w:rsid w:val="006711B1"/>
    <w:rsid w:val="006A1ED9"/>
    <w:rsid w:val="006D2D33"/>
    <w:rsid w:val="00707803"/>
    <w:rsid w:val="00714170"/>
    <w:rsid w:val="00722E0B"/>
    <w:rsid w:val="00724042"/>
    <w:rsid w:val="00776486"/>
    <w:rsid w:val="007774EF"/>
    <w:rsid w:val="0078171B"/>
    <w:rsid w:val="00784583"/>
    <w:rsid w:val="0079118E"/>
    <w:rsid w:val="00796F0D"/>
    <w:rsid w:val="007A52A7"/>
    <w:rsid w:val="007A7A04"/>
    <w:rsid w:val="007C166F"/>
    <w:rsid w:val="007D0F83"/>
    <w:rsid w:val="007F0469"/>
    <w:rsid w:val="008117C8"/>
    <w:rsid w:val="00816C54"/>
    <w:rsid w:val="00863FE2"/>
    <w:rsid w:val="0088232D"/>
    <w:rsid w:val="008A5C44"/>
    <w:rsid w:val="008B7D23"/>
    <w:rsid w:val="008C30A5"/>
    <w:rsid w:val="008D0FC3"/>
    <w:rsid w:val="008D20EA"/>
    <w:rsid w:val="008E3E2C"/>
    <w:rsid w:val="008E4516"/>
    <w:rsid w:val="0090032D"/>
    <w:rsid w:val="00925331"/>
    <w:rsid w:val="009264E5"/>
    <w:rsid w:val="00932674"/>
    <w:rsid w:val="00974F26"/>
    <w:rsid w:val="0099085B"/>
    <w:rsid w:val="00990BF8"/>
    <w:rsid w:val="00991DE3"/>
    <w:rsid w:val="009A38A7"/>
    <w:rsid w:val="009A3994"/>
    <w:rsid w:val="009B40CF"/>
    <w:rsid w:val="00A20265"/>
    <w:rsid w:val="00A33F2B"/>
    <w:rsid w:val="00A35F8F"/>
    <w:rsid w:val="00A41265"/>
    <w:rsid w:val="00A4523D"/>
    <w:rsid w:val="00A46655"/>
    <w:rsid w:val="00A52C45"/>
    <w:rsid w:val="00A63701"/>
    <w:rsid w:val="00A8385E"/>
    <w:rsid w:val="00AA6637"/>
    <w:rsid w:val="00AB0DD8"/>
    <w:rsid w:val="00AB40AF"/>
    <w:rsid w:val="00AC5B8D"/>
    <w:rsid w:val="00B06867"/>
    <w:rsid w:val="00B11384"/>
    <w:rsid w:val="00B159E5"/>
    <w:rsid w:val="00B262DA"/>
    <w:rsid w:val="00B30C49"/>
    <w:rsid w:val="00B93D27"/>
    <w:rsid w:val="00BC46F1"/>
    <w:rsid w:val="00BD59F0"/>
    <w:rsid w:val="00BD7A94"/>
    <w:rsid w:val="00BE2375"/>
    <w:rsid w:val="00BE6D3D"/>
    <w:rsid w:val="00BF0277"/>
    <w:rsid w:val="00C21575"/>
    <w:rsid w:val="00C22B65"/>
    <w:rsid w:val="00C2793B"/>
    <w:rsid w:val="00CB17C6"/>
    <w:rsid w:val="00CC0F45"/>
    <w:rsid w:val="00CE096D"/>
    <w:rsid w:val="00CE0ECA"/>
    <w:rsid w:val="00CF09B5"/>
    <w:rsid w:val="00CF2178"/>
    <w:rsid w:val="00CF40E6"/>
    <w:rsid w:val="00CF6942"/>
    <w:rsid w:val="00CF734B"/>
    <w:rsid w:val="00D06B5D"/>
    <w:rsid w:val="00D151DA"/>
    <w:rsid w:val="00D24D8D"/>
    <w:rsid w:val="00D65EA4"/>
    <w:rsid w:val="00D741B5"/>
    <w:rsid w:val="00D767F3"/>
    <w:rsid w:val="00D77526"/>
    <w:rsid w:val="00D83AD3"/>
    <w:rsid w:val="00D949E3"/>
    <w:rsid w:val="00DB0E52"/>
    <w:rsid w:val="00DC07BF"/>
    <w:rsid w:val="00DE1CCC"/>
    <w:rsid w:val="00DF074B"/>
    <w:rsid w:val="00DF573F"/>
    <w:rsid w:val="00E1359E"/>
    <w:rsid w:val="00E158CE"/>
    <w:rsid w:val="00E312E6"/>
    <w:rsid w:val="00E77C70"/>
    <w:rsid w:val="00EA3E54"/>
    <w:rsid w:val="00EA6584"/>
    <w:rsid w:val="00ED0CA6"/>
    <w:rsid w:val="00F06AFA"/>
    <w:rsid w:val="00F351B0"/>
    <w:rsid w:val="00F36091"/>
    <w:rsid w:val="00F379CF"/>
    <w:rsid w:val="00F754A7"/>
    <w:rsid w:val="00F815F3"/>
    <w:rsid w:val="00F94AA5"/>
    <w:rsid w:val="00FC1889"/>
    <w:rsid w:val="00FC4EFE"/>
    <w:rsid w:val="00FC51AC"/>
    <w:rsid w:val="00FD3753"/>
    <w:rsid w:val="00FD76B2"/>
    <w:rsid w:val="00FD7918"/>
    <w:rsid w:val="00FE0462"/>
    <w:rsid w:val="00FE18E7"/>
    <w:rsid w:val="00FE472E"/>
    <w:rsid w:val="00FF7B32"/>
    <w:rsid w:val="02C1383F"/>
    <w:rsid w:val="03C26F85"/>
    <w:rsid w:val="04763EE5"/>
    <w:rsid w:val="05FE23E4"/>
    <w:rsid w:val="082239EB"/>
    <w:rsid w:val="084A04B9"/>
    <w:rsid w:val="0A9D7405"/>
    <w:rsid w:val="0AB3623A"/>
    <w:rsid w:val="0AB37C41"/>
    <w:rsid w:val="0CD44CF9"/>
    <w:rsid w:val="11897CDC"/>
    <w:rsid w:val="12E208B7"/>
    <w:rsid w:val="143134D9"/>
    <w:rsid w:val="15BE7788"/>
    <w:rsid w:val="15F3606E"/>
    <w:rsid w:val="173F6F5C"/>
    <w:rsid w:val="198D6F2A"/>
    <w:rsid w:val="1CE60452"/>
    <w:rsid w:val="1E8B21E1"/>
    <w:rsid w:val="1FDC7B89"/>
    <w:rsid w:val="241B3A69"/>
    <w:rsid w:val="26241702"/>
    <w:rsid w:val="26243427"/>
    <w:rsid w:val="274F40E8"/>
    <w:rsid w:val="2A086488"/>
    <w:rsid w:val="2A0D1FB9"/>
    <w:rsid w:val="2A334567"/>
    <w:rsid w:val="2D8067AD"/>
    <w:rsid w:val="2DBF554A"/>
    <w:rsid w:val="2E3A22A8"/>
    <w:rsid w:val="2E786928"/>
    <w:rsid w:val="2F0E7DE7"/>
    <w:rsid w:val="317700C1"/>
    <w:rsid w:val="348E2A01"/>
    <w:rsid w:val="355A1559"/>
    <w:rsid w:val="36637C7C"/>
    <w:rsid w:val="380425E0"/>
    <w:rsid w:val="3A970538"/>
    <w:rsid w:val="3C0435A9"/>
    <w:rsid w:val="3C2033DF"/>
    <w:rsid w:val="3CC2606E"/>
    <w:rsid w:val="3CD10E6C"/>
    <w:rsid w:val="3D193BF8"/>
    <w:rsid w:val="3E6A4DE2"/>
    <w:rsid w:val="40095632"/>
    <w:rsid w:val="400D3854"/>
    <w:rsid w:val="42BC4F9D"/>
    <w:rsid w:val="43C26194"/>
    <w:rsid w:val="44135E8A"/>
    <w:rsid w:val="48421B0B"/>
    <w:rsid w:val="4A1D251B"/>
    <w:rsid w:val="4ADA0A46"/>
    <w:rsid w:val="4AF33045"/>
    <w:rsid w:val="4D5D6A06"/>
    <w:rsid w:val="4D740D1E"/>
    <w:rsid w:val="4DD646A1"/>
    <w:rsid w:val="4EDB2B5D"/>
    <w:rsid w:val="4FCD32FE"/>
    <w:rsid w:val="4FFC2ABD"/>
    <w:rsid w:val="52072DB1"/>
    <w:rsid w:val="53C554FC"/>
    <w:rsid w:val="55215DAD"/>
    <w:rsid w:val="57CB4170"/>
    <w:rsid w:val="59D95346"/>
    <w:rsid w:val="59DC3C15"/>
    <w:rsid w:val="5A4F744F"/>
    <w:rsid w:val="5BA21411"/>
    <w:rsid w:val="5D995BA6"/>
    <w:rsid w:val="63C0475A"/>
    <w:rsid w:val="67F023AB"/>
    <w:rsid w:val="69E5192E"/>
    <w:rsid w:val="6D3401E5"/>
    <w:rsid w:val="6DFB0617"/>
    <w:rsid w:val="6FEA0282"/>
    <w:rsid w:val="70107468"/>
    <w:rsid w:val="70730722"/>
    <w:rsid w:val="74242521"/>
    <w:rsid w:val="748E1576"/>
    <w:rsid w:val="776A4322"/>
    <w:rsid w:val="7CA63091"/>
    <w:rsid w:val="7DC713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footer"/>
    <w:basedOn w:val="1"/>
    <w:link w:val="8"/>
    <w:unhideWhenUsed/>
    <w:qFormat/>
    <w:uiPriority w:val="99"/>
    <w:pPr>
      <w:tabs>
        <w:tab w:val="center" w:pos="4153"/>
        <w:tab w:val="right" w:pos="8306"/>
      </w:tabs>
      <w:snapToGrid w:val="0"/>
      <w:jc w:val="left"/>
    </w:pPr>
    <w:rPr>
      <w:sz w:val="18"/>
      <w:szCs w:val="18"/>
    </w:rPr>
  </w:style>
  <w:style w:type="paragraph" w:styleId="4">
    <w:name w:val="header"/>
    <w:basedOn w:val="1"/>
    <w:link w:val="7"/>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7">
    <w:name w:val="页眉 字符"/>
    <w:basedOn w:val="6"/>
    <w:link w:val="4"/>
    <w:qFormat/>
    <w:uiPriority w:val="99"/>
    <w:rPr>
      <w:sz w:val="18"/>
      <w:szCs w:val="18"/>
    </w:rPr>
  </w:style>
  <w:style w:type="character" w:customStyle="1" w:styleId="8">
    <w:name w:val="页脚 字符"/>
    <w:basedOn w:val="6"/>
    <w:link w:val="3"/>
    <w:qFormat/>
    <w:uiPriority w:val="99"/>
    <w:rPr>
      <w:sz w:val="18"/>
      <w:szCs w:val="18"/>
    </w:rPr>
  </w:style>
</w:styles>
</file>

<file path=word/_rels/document.xml.rels><?xml version="1.0" encoding="UTF-8" standalone="yes"?>
<Relationships xmlns="http://schemas.openxmlformats.org/package/2006/relationships"><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735</Words>
  <Characters>742</Characters>
  <Lines>5</Lines>
  <Paragraphs>1</Paragraphs>
  <TotalTime>144</TotalTime>
  <ScaleCrop>false</ScaleCrop>
  <LinksUpToDate>false</LinksUpToDate>
  <CharactersWithSpaces>742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2023-03-20T15:53:00Z</dcterms:created>
  <dc:creator>罗 志华</dc:creator>
  <cp:lastModifiedBy>Chiward</cp:lastModifiedBy>
  <cp:lastPrinted>2024-12-26T02:54:00Z</cp:lastPrinted>
  <dcterms:modified xsi:type="dcterms:W3CDTF">2026-01-05T03:52:06Z</dcterms:modified>
  <cp:revision>187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0D4F5723719A4A6DB174605E73A43269_13</vt:lpwstr>
  </property>
  <property fmtid="{D5CDD505-2E9C-101B-9397-08002B2CF9AE}" pid="4" name="KSOTemplateDocerSaveRecord">
    <vt:lpwstr>eyJoZGlkIjoiMjNiMzFkYzgyYTQwZjc0NGY3OWJhZWE2MTFmODE0OTkiLCJ1c2VySWQiOiIzNjE5ODYxMjMifQ==</vt:lpwstr>
  </property>
</Properties>
</file>